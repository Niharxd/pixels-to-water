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069E" w14:textId="14BD15AA" w:rsidR="004B4EE1" w:rsidRDefault="004B4EE1" w:rsidP="004B4EE1">
      <w:pPr>
        <w:pStyle w:val="Title"/>
      </w:pPr>
      <w:r>
        <w:t>Differences between SWAP</w:t>
      </w:r>
      <w:r w:rsidR="00D236E9">
        <w:t xml:space="preserve"> </w:t>
      </w:r>
      <w:r>
        <w:t>4.2.0 and SWAP</w:t>
      </w:r>
      <w:r w:rsidR="00D236E9">
        <w:t xml:space="preserve"> </w:t>
      </w:r>
      <w:r>
        <w:t>4.3.0</w:t>
      </w:r>
    </w:p>
    <w:p w14:paraId="458CC8C4" w14:textId="77777777" w:rsidR="004B4EE1" w:rsidRDefault="004B4EE1" w:rsidP="004B4EE1"/>
    <w:p w14:paraId="0C72BCDB" w14:textId="77777777" w:rsidR="004B4EE1" w:rsidRDefault="004B4EE1" w:rsidP="004B4EE1">
      <w:r>
        <w:t>The SWAP development team continuously make changes in the SWAP code for fixing minor and major bugs, add new features, etc. This consequently results in internal build numbers (last digits in version number). Some major changes and features are described below (with reference to build number); intermediate minor changes are not described here.</w:t>
      </w:r>
    </w:p>
    <w:p w14:paraId="76E58CE8" w14:textId="06119F5B" w:rsidR="004B4EE1" w:rsidRDefault="004B4EE1" w:rsidP="004B4EE1">
      <w:r>
        <w:t xml:space="preserve">Some major changes were described in Heinen et al. (2024). SWAP 50 years: Advances in modelling soil-water-atmosphere-plant interactions. Agricultural Water Management, 298, 108883. </w:t>
      </w:r>
      <w:hyperlink r:id="rId5" w:history="1">
        <w:r w:rsidRPr="004122A7">
          <w:rPr>
            <w:rStyle w:val="Hyperlink"/>
          </w:rPr>
          <w:t>https://doi.org/10.1016/j.agwat.2024.108883</w:t>
        </w:r>
      </w:hyperlink>
    </w:p>
    <w:p w14:paraId="7DA6DBE0" w14:textId="4F22E80C" w:rsidR="004B4EE1" w:rsidRDefault="004B4EE1" w:rsidP="004B4EE1">
      <w:pPr>
        <w:pStyle w:val="Heading1"/>
      </w:pPr>
      <w:r>
        <w:t>Major changes i</w:t>
      </w:r>
      <w:r w:rsidR="00CA6346">
        <w:t>n SWAP</w:t>
      </w:r>
    </w:p>
    <w:p w14:paraId="058FAB22" w14:textId="2AFE3277" w:rsidR="00445937" w:rsidRDefault="00F244AD" w:rsidP="00A679DF">
      <w:pPr>
        <w:pStyle w:val="MTDisplayEquation"/>
      </w:pPr>
      <w:r>
        <w:t>A n</w:t>
      </w:r>
      <w:r w:rsidR="00445937">
        <w:t xml:space="preserve">ew module has been </w:t>
      </w:r>
      <w:r>
        <w:t>introduced that provides f</w:t>
      </w:r>
      <w:r w:rsidR="00445937">
        <w:t>ull control over model output, enabling user-defined output configurations. This mod</w:t>
      </w:r>
      <w:r>
        <w:t>ule</w:t>
      </w:r>
      <w:r w:rsidR="00445937">
        <w:t xml:space="preserve"> replaces all output files except f</w:t>
      </w:r>
      <w:r>
        <w:t>or the</w:t>
      </w:r>
      <w:r w:rsidR="00445937">
        <w:t xml:space="preserve"> *.</w:t>
      </w:r>
      <w:proofErr w:type="spellStart"/>
      <w:r w:rsidR="00445937">
        <w:t>bal</w:t>
      </w:r>
      <w:proofErr w:type="spellEnd"/>
      <w:r w:rsidR="00445937">
        <w:t xml:space="preserve"> and *.</w:t>
      </w:r>
      <w:proofErr w:type="spellStart"/>
      <w:r w:rsidR="00445937">
        <w:t>blc</w:t>
      </w:r>
      <w:proofErr w:type="spellEnd"/>
      <w:r>
        <w:t xml:space="preserve"> files</w:t>
      </w:r>
      <w:r w:rsidR="00D236E9">
        <w:t xml:space="preserve"> (Appendix A)</w:t>
      </w:r>
      <w:r w:rsidR="00445937">
        <w:t xml:space="preserve">. </w:t>
      </w:r>
    </w:p>
    <w:p w14:paraId="32E5800E" w14:textId="33D6DC53" w:rsidR="004B4EE1" w:rsidRDefault="004B4EE1" w:rsidP="00A679DF">
      <w:pPr>
        <w:pStyle w:val="MTDisplayEquation"/>
      </w:pPr>
      <w:r>
        <w:t>Implementation of two process-based root water uptake models (see Heinen et al., 2024). Note: the process-based model of De Jong van Lier et al. (2013) was already available in previous SWAP version but now has been reimplemented</w:t>
      </w:r>
      <w:r w:rsidR="00D236E9">
        <w:t xml:space="preserve"> (Section 3.5.4)</w:t>
      </w:r>
      <w:r>
        <w:t>.</w:t>
      </w:r>
    </w:p>
    <w:p w14:paraId="7E7EC6EB" w14:textId="0217A272" w:rsidR="00A679DF" w:rsidRDefault="004B4EE1" w:rsidP="00A679DF">
      <w:pPr>
        <w:pStyle w:val="MTDisplayEquation"/>
      </w:pPr>
      <w:r>
        <w:t xml:space="preserve">Adaptive root distribution: </w:t>
      </w:r>
      <w:r w:rsidR="00A679DF">
        <w:t xml:space="preserve">root growth, </w:t>
      </w:r>
      <w:r>
        <w:t>rooting depth and actual root length density distribution as a function of time</w:t>
      </w:r>
      <w:r w:rsidR="00D236E9">
        <w:t xml:space="preserve"> (Section 7.5.2)</w:t>
      </w:r>
      <w:r>
        <w:t>.</w:t>
      </w:r>
    </w:p>
    <w:p w14:paraId="4CEC79C9" w14:textId="2593CBF0" w:rsidR="00A679DF" w:rsidRPr="00A679DF" w:rsidRDefault="00A679DF" w:rsidP="00A679DF">
      <w:pPr>
        <w:pStyle w:val="MTDisplayEquation"/>
      </w:pPr>
      <w:r>
        <w:t>Re-implementati</w:t>
      </w:r>
      <w:r w:rsidR="00CA6346">
        <w:t>o</w:t>
      </w:r>
      <w:r>
        <w:t>n of root water uptake stressors (drought, oxygen, frost)</w:t>
      </w:r>
    </w:p>
    <w:p w14:paraId="416A5969" w14:textId="0269F123" w:rsidR="00A679DF" w:rsidRDefault="004B4EE1" w:rsidP="00A679DF">
      <w:pPr>
        <w:pStyle w:val="MTDisplayEquation"/>
      </w:pPr>
      <w:r>
        <w:t>Improvements of description of hysteresis (</w:t>
      </w:r>
      <w:proofErr w:type="spellStart"/>
      <w:r>
        <w:t>a.o.</w:t>
      </w:r>
      <w:proofErr w:type="spellEnd"/>
      <w:r>
        <w:t xml:space="preserve"> K(</w:t>
      </w:r>
      <w:r>
        <w:sym w:font="Symbol" w:char="F071"/>
      </w:r>
      <w:r>
        <w:t>) now is unaffected</w:t>
      </w:r>
      <w:r w:rsidR="00D236E9">
        <w:t>; Section 2.2.4</w:t>
      </w:r>
      <w:r>
        <w:t>)</w:t>
      </w:r>
      <w:r w:rsidR="00A679DF">
        <w:t>.</w:t>
      </w:r>
    </w:p>
    <w:p w14:paraId="1A13C133" w14:textId="2B6923C7" w:rsidR="00A679DF" w:rsidRPr="00A679DF" w:rsidRDefault="00A679DF" w:rsidP="00A679DF">
      <w:pPr>
        <w:pStyle w:val="MTDisplayEquation"/>
      </w:pPr>
      <w:r>
        <w:t>Update time controller.</w:t>
      </w:r>
    </w:p>
    <w:p w14:paraId="34F8C4DA" w14:textId="1E690191" w:rsidR="00CA6346" w:rsidRPr="00CA6346" w:rsidRDefault="00D236E9" w:rsidP="00CA6346">
      <w:pPr>
        <w:pStyle w:val="MTDisplayEquation"/>
      </w:pPr>
      <w:r>
        <w:t xml:space="preserve">Reimplementation of WOFOST in which the previous </w:t>
      </w:r>
      <w:r w:rsidR="00CA6346">
        <w:t xml:space="preserve">GRASS module </w:t>
      </w:r>
      <w:r>
        <w:t xml:space="preserve">is </w:t>
      </w:r>
      <w:r w:rsidR="00CA6346">
        <w:t>incorporated as special case in WOFOST</w:t>
      </w:r>
      <w:r>
        <w:t xml:space="preserve"> (Section 7.4.10)</w:t>
      </w:r>
      <w:r w:rsidR="00CA6346">
        <w:t>.</w:t>
      </w:r>
    </w:p>
    <w:p w14:paraId="5579AFD8" w14:textId="07338854" w:rsidR="00A679DF" w:rsidRDefault="00A679DF" w:rsidP="00A679DF">
      <w:pPr>
        <w:pStyle w:val="MTDisplayEquation"/>
      </w:pPr>
      <w:r>
        <w:t xml:space="preserve">Modular organization of main components in SWAP. New implementation of detailed </w:t>
      </w:r>
      <w:proofErr w:type="spellStart"/>
      <w:r>
        <w:t>meteo</w:t>
      </w:r>
      <w:proofErr w:type="spellEnd"/>
      <w:r>
        <w:t xml:space="preserve"> and Penman-Monteith method.</w:t>
      </w:r>
    </w:p>
    <w:p w14:paraId="7C48D618" w14:textId="790442A2" w:rsidR="00445937" w:rsidRDefault="00F244AD" w:rsidP="00A679DF">
      <w:pPr>
        <w:pStyle w:val="MTDisplayEquation"/>
      </w:pPr>
      <w:r>
        <w:t>Interception evaporation occurs only at the covered soil surface. When the canopy is wet, transpiration is reduced but is no longer set to zero</w:t>
      </w:r>
      <w:r w:rsidR="00D236E9">
        <w:t xml:space="preserve"> (Section 3.4.3)</w:t>
      </w:r>
      <w:r>
        <w:t xml:space="preserve">. </w:t>
      </w:r>
    </w:p>
    <w:p w14:paraId="31BF3370" w14:textId="15FDA92B" w:rsidR="00A679DF" w:rsidRDefault="00A679DF" w:rsidP="00A679DF">
      <w:pPr>
        <w:pStyle w:val="MTDisplayEquation"/>
      </w:pPr>
      <w:r>
        <w:t>Update interception method of Rutter</w:t>
      </w:r>
      <w:r w:rsidR="00D236E9">
        <w:t xml:space="preserve"> (Section 3.2.3)</w:t>
      </w:r>
      <w:r>
        <w:t>.</w:t>
      </w:r>
    </w:p>
    <w:p w14:paraId="246A1A9E" w14:textId="0A02F221" w:rsidR="00CA6346" w:rsidRPr="00CA6346" w:rsidRDefault="00CA6346" w:rsidP="00CA6346">
      <w:pPr>
        <w:pStyle w:val="MTDisplayEquation"/>
      </w:pPr>
      <w:r>
        <w:t>Separation of ponding evaporation and soil evaporation</w:t>
      </w:r>
      <w:r w:rsidR="00D236E9">
        <w:t xml:space="preserve"> (Section 3.3)</w:t>
      </w:r>
      <w:r>
        <w:t>.</w:t>
      </w:r>
    </w:p>
    <w:p w14:paraId="1C668DD9" w14:textId="4C9CEFC5" w:rsidR="00A679DF" w:rsidRDefault="00A679DF" w:rsidP="00A679DF">
      <w:pPr>
        <w:pStyle w:val="MTDisplayEquation"/>
      </w:pPr>
      <w:r>
        <w:t>Option SWETSINE removed (this may be re-intr</w:t>
      </w:r>
      <w:r w:rsidR="00CA6346">
        <w:t>o</w:t>
      </w:r>
      <w:r>
        <w:t>duced in the near future).</w:t>
      </w:r>
    </w:p>
    <w:p w14:paraId="4EA7A108" w14:textId="503C3DF8" w:rsidR="00A679DF" w:rsidRDefault="00A679DF" w:rsidP="00A679DF">
      <w:pPr>
        <w:pStyle w:val="MTDisplayEquation"/>
      </w:pPr>
      <w:del w:id="0" w:author="Mulder, Martin2" w:date="2026-05-22T16:11:00Z" w16du:dateUtc="2026-05-22T14:11:00Z">
        <w:r w:rsidDel="00D236E9">
          <w:delText>Option CN-METHOD removed.</w:delText>
        </w:r>
      </w:del>
    </w:p>
    <w:p w14:paraId="177A0918" w14:textId="77777777" w:rsidR="004B4EE1" w:rsidRDefault="004B4EE1" w:rsidP="004B4EE1"/>
    <w:p w14:paraId="00629C4D" w14:textId="77777777" w:rsidR="004B4EE1" w:rsidRPr="004B4EE1" w:rsidRDefault="004B4EE1" w:rsidP="004B4EE1"/>
    <w:p w14:paraId="222F2EF1" w14:textId="77777777" w:rsidR="006874D6" w:rsidRDefault="006874D6"/>
    <w:sectPr w:rsidR="006874D6" w:rsidSect="006455B8">
      <w:pgSz w:w="11906" w:h="16838" w:code="9"/>
      <w:pgMar w:top="1418" w:right="1418" w:bottom="1418" w:left="1418" w:header="805" w:footer="454" w:gutter="0"/>
      <w:paperSrc w:first="7" w:other="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067"/>
    <w:multiLevelType w:val="hybridMultilevel"/>
    <w:tmpl w:val="3B6AA496"/>
    <w:lvl w:ilvl="0" w:tplc="E564D7F0">
      <w:numFmt w:val="bullet"/>
      <w:pStyle w:val="MTDisplayEquation"/>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4440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lder, Martin2">
    <w15:presenceInfo w15:providerId="AD" w15:userId="S::martin2.mulder@wur.nl::d4dd5237-182b-4386-9ab6-934a6f36bc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drawingGridHorizontalSpacing w:val="8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E1"/>
    <w:rsid w:val="00025190"/>
    <w:rsid w:val="000A5D3A"/>
    <w:rsid w:val="000A7FD0"/>
    <w:rsid w:val="000F12B2"/>
    <w:rsid w:val="0010668A"/>
    <w:rsid w:val="00135FD3"/>
    <w:rsid w:val="00137625"/>
    <w:rsid w:val="00143882"/>
    <w:rsid w:val="00143F3E"/>
    <w:rsid w:val="00166D27"/>
    <w:rsid w:val="001C009C"/>
    <w:rsid w:val="00226761"/>
    <w:rsid w:val="0024088B"/>
    <w:rsid w:val="002D75C0"/>
    <w:rsid w:val="00314A3C"/>
    <w:rsid w:val="00432420"/>
    <w:rsid w:val="00445937"/>
    <w:rsid w:val="004B4EE1"/>
    <w:rsid w:val="004C1329"/>
    <w:rsid w:val="004F59C3"/>
    <w:rsid w:val="00525DB1"/>
    <w:rsid w:val="005273D6"/>
    <w:rsid w:val="005B0BD7"/>
    <w:rsid w:val="006455B8"/>
    <w:rsid w:val="006874D6"/>
    <w:rsid w:val="006A378E"/>
    <w:rsid w:val="006C7978"/>
    <w:rsid w:val="006D6E22"/>
    <w:rsid w:val="00794A7A"/>
    <w:rsid w:val="008D3E49"/>
    <w:rsid w:val="009D17AB"/>
    <w:rsid w:val="009D7C38"/>
    <w:rsid w:val="00A679DF"/>
    <w:rsid w:val="00B56E6F"/>
    <w:rsid w:val="00B70CEA"/>
    <w:rsid w:val="00CA6346"/>
    <w:rsid w:val="00CE2EE8"/>
    <w:rsid w:val="00CE7D90"/>
    <w:rsid w:val="00D236E9"/>
    <w:rsid w:val="00D26255"/>
    <w:rsid w:val="00DE2BE1"/>
    <w:rsid w:val="00E113A2"/>
    <w:rsid w:val="00EE3508"/>
    <w:rsid w:val="00F244AD"/>
    <w:rsid w:val="00FE1C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C63E1"/>
  <w15:chartTrackingRefBased/>
  <w15:docId w15:val="{CBFCCDED-288C-4E43-A42A-23E75552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7"/>
        <w:szCs w:val="22"/>
        <w:lang w:val="en-GB" w:eastAsia="en-US" w:bidi="ar-SA"/>
        <w14:ligatures w14:val="standardContextual"/>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5C0"/>
  </w:style>
  <w:style w:type="paragraph" w:styleId="Heading1">
    <w:name w:val="heading 1"/>
    <w:basedOn w:val="Normal"/>
    <w:next w:val="Normal"/>
    <w:link w:val="Heading1Char"/>
    <w:uiPriority w:val="9"/>
    <w:qFormat/>
    <w:rsid w:val="004B4EE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4B4EE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B4EE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B4EE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B4EE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B4E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4E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4E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4E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EE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B4EE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B4EE1"/>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B4EE1"/>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4B4EE1"/>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4B4E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4E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4E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4E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4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EE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E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B4E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4EE1"/>
    <w:rPr>
      <w:i/>
      <w:iCs/>
      <w:color w:val="404040" w:themeColor="text1" w:themeTint="BF"/>
    </w:rPr>
  </w:style>
  <w:style w:type="paragraph" w:styleId="ListParagraph">
    <w:name w:val="List Paragraph"/>
    <w:basedOn w:val="Normal"/>
    <w:link w:val="ListParagraphChar"/>
    <w:uiPriority w:val="34"/>
    <w:qFormat/>
    <w:rsid w:val="004B4EE1"/>
    <w:pPr>
      <w:ind w:left="720"/>
      <w:contextualSpacing/>
    </w:pPr>
  </w:style>
  <w:style w:type="character" w:styleId="IntenseEmphasis">
    <w:name w:val="Intense Emphasis"/>
    <w:basedOn w:val="DefaultParagraphFont"/>
    <w:uiPriority w:val="21"/>
    <w:qFormat/>
    <w:rsid w:val="004B4EE1"/>
    <w:rPr>
      <w:i/>
      <w:iCs/>
      <w:color w:val="365F91" w:themeColor="accent1" w:themeShade="BF"/>
    </w:rPr>
  </w:style>
  <w:style w:type="paragraph" w:styleId="IntenseQuote">
    <w:name w:val="Intense Quote"/>
    <w:basedOn w:val="Normal"/>
    <w:next w:val="Normal"/>
    <w:link w:val="IntenseQuoteChar"/>
    <w:uiPriority w:val="30"/>
    <w:qFormat/>
    <w:rsid w:val="004B4EE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B4EE1"/>
    <w:rPr>
      <w:i/>
      <w:iCs/>
      <w:color w:val="365F91" w:themeColor="accent1" w:themeShade="BF"/>
    </w:rPr>
  </w:style>
  <w:style w:type="character" w:styleId="IntenseReference">
    <w:name w:val="Intense Reference"/>
    <w:basedOn w:val="DefaultParagraphFont"/>
    <w:uiPriority w:val="32"/>
    <w:qFormat/>
    <w:rsid w:val="004B4EE1"/>
    <w:rPr>
      <w:b/>
      <w:bCs/>
      <w:smallCaps/>
      <w:color w:val="365F91" w:themeColor="accent1" w:themeShade="BF"/>
      <w:spacing w:val="5"/>
    </w:rPr>
  </w:style>
  <w:style w:type="character" w:styleId="Hyperlink">
    <w:name w:val="Hyperlink"/>
    <w:basedOn w:val="DefaultParagraphFont"/>
    <w:uiPriority w:val="99"/>
    <w:unhideWhenUsed/>
    <w:rsid w:val="004B4EE1"/>
    <w:rPr>
      <w:color w:val="0000FF" w:themeColor="hyperlink"/>
      <w:u w:val="single"/>
    </w:rPr>
  </w:style>
  <w:style w:type="character" w:styleId="UnresolvedMention">
    <w:name w:val="Unresolved Mention"/>
    <w:basedOn w:val="DefaultParagraphFont"/>
    <w:uiPriority w:val="99"/>
    <w:semiHidden/>
    <w:unhideWhenUsed/>
    <w:rsid w:val="004B4EE1"/>
    <w:rPr>
      <w:color w:val="605E5C"/>
      <w:shd w:val="clear" w:color="auto" w:fill="E1DFDD"/>
    </w:rPr>
  </w:style>
  <w:style w:type="paragraph" w:customStyle="1" w:styleId="MTDisplayEquation">
    <w:name w:val="MTDisplayEquation"/>
    <w:basedOn w:val="ListParagraph"/>
    <w:next w:val="Normal"/>
    <w:link w:val="MTDisplayEquationChar"/>
    <w:rsid w:val="004B4EE1"/>
    <w:pPr>
      <w:numPr>
        <w:numId w:val="1"/>
      </w:numPr>
      <w:tabs>
        <w:tab w:val="center" w:pos="4900"/>
        <w:tab w:val="right" w:pos="9080"/>
      </w:tabs>
    </w:pPr>
  </w:style>
  <w:style w:type="character" w:customStyle="1" w:styleId="ListParagraphChar">
    <w:name w:val="List Paragraph Char"/>
    <w:basedOn w:val="DefaultParagraphFont"/>
    <w:link w:val="ListParagraph"/>
    <w:uiPriority w:val="34"/>
    <w:rsid w:val="004B4EE1"/>
  </w:style>
  <w:style w:type="character" w:customStyle="1" w:styleId="MTDisplayEquationChar">
    <w:name w:val="MTDisplayEquation Char"/>
    <w:basedOn w:val="ListParagraphChar"/>
    <w:link w:val="MTDisplayEquation"/>
    <w:rsid w:val="004B4EE1"/>
  </w:style>
  <w:style w:type="paragraph" w:styleId="Revision">
    <w:name w:val="Revision"/>
    <w:hidden/>
    <w:uiPriority w:val="99"/>
    <w:semiHidden/>
    <w:rsid w:val="00D236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16/j.agwat.2024.10888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324</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Heinen, Marius</dc:creator>
  <cp:keywords/>
  <dc:description/>
  <cp:lastModifiedBy>Mulder, Martin2</cp:lastModifiedBy>
  <cp:revision>3</cp:revision>
  <dcterms:created xsi:type="dcterms:W3CDTF">2025-12-05T13:58:00Z</dcterms:created>
  <dcterms:modified xsi:type="dcterms:W3CDTF">2026-05-22T14:13:00Z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